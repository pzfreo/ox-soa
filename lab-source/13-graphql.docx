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</w:t>
      </w:r>
      <w:ins w:author="T Seabrook" w:id="0" w:date="2021-04-12T08:18:57Z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in a new </w:t>
        </w:r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terminal instance</w:t>
        </w:r>
      </w:ins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4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7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
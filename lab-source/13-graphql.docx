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</w:t>
      </w:r>
      <w:ins w:author="T Seabrook" w:id="0" w:date="2021-04-12T08:18:57Z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in a new </w:t>
        </w:r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terminal instance</w:t>
        </w:r>
      </w:ins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3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10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
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0"/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13</w:t>
      </w:r>
    </w:p>
    <w:p w:rsidR="00000000" w:rsidDel="00000000" w:rsidP="00000000" w:rsidRDefault="00000000" w:rsidRPr="00000000" w14:paraId="00000002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0"/>
        <w:rPr/>
      </w:pPr>
      <w:r w:rsidDel="00000000" w:rsidR="00000000" w:rsidRPr="00000000">
        <w:rPr>
          <w:i w:val="1"/>
          <w:rtl w:val="0"/>
        </w:rPr>
        <w:t xml:space="preserve">Create a simple GraphQL server in Node.js using Mongo as a database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ind w:right="0"/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ind w:right="0"/>
        <w:rPr/>
      </w:pPr>
      <w:r w:rsidDel="00000000" w:rsidR="00000000" w:rsidRPr="00000000">
        <w:rPr>
          <w:rtl w:val="0"/>
        </w:rPr>
        <w:t xml:space="preserve">Some simple JavaScript (node.js)</w:t>
      </w:r>
    </w:p>
    <w:p w:rsidR="00000000" w:rsidDel="00000000" w:rsidP="00000000" w:rsidRDefault="00000000" w:rsidRPr="00000000" w14:paraId="00000008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ind w:right="0"/>
        <w:rPr/>
      </w:pPr>
      <w:r w:rsidDel="00000000" w:rsidR="00000000" w:rsidRPr="00000000">
        <w:rPr>
          <w:rtl w:val="0"/>
        </w:rPr>
        <w:t xml:space="preserve">Understand GraphQL</w:t>
      </w:r>
    </w:p>
    <w:p w:rsidR="00000000" w:rsidDel="00000000" w:rsidP="00000000" w:rsidRDefault="00000000" w:rsidRPr="00000000" w14:paraId="0000000B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D">
      <w:pPr>
        <w:ind w:right="0"/>
        <w:rPr/>
      </w:pPr>
      <w:r w:rsidDel="00000000" w:rsidR="00000000" w:rsidRPr="00000000">
        <w:rPr>
          <w:rtl w:val="0"/>
        </w:rPr>
        <w:t xml:space="preserve">Node.js </w:t>
      </w:r>
    </w:p>
    <w:p w:rsidR="00000000" w:rsidDel="00000000" w:rsidP="00000000" w:rsidRDefault="00000000" w:rsidRPr="00000000" w14:paraId="0000000E">
      <w:pPr>
        <w:ind w:right="0"/>
        <w:rPr/>
      </w:pPr>
      <w:r w:rsidDel="00000000" w:rsidR="00000000" w:rsidRPr="00000000">
        <w:rPr>
          <w:rtl w:val="0"/>
        </w:rPr>
        <w:t xml:space="preserve">npm/yarn</w:t>
      </w:r>
    </w:p>
    <w:p w:rsidR="00000000" w:rsidDel="00000000" w:rsidP="00000000" w:rsidRDefault="00000000" w:rsidRPr="00000000" w14:paraId="0000000F">
      <w:pPr>
        <w:ind w:right="0"/>
        <w:rPr/>
      </w:pPr>
      <w:r w:rsidDel="00000000" w:rsidR="00000000" w:rsidRPr="00000000">
        <w:rPr>
          <w:rtl w:val="0"/>
        </w:rPr>
        <w:t xml:space="preserve">Mongo</w:t>
      </w:r>
    </w:p>
    <w:p w:rsidR="00000000" w:rsidDel="00000000" w:rsidP="00000000" w:rsidRDefault="00000000" w:rsidRPr="00000000" w14:paraId="00000010">
      <w:pPr>
        <w:ind w:right="0"/>
        <w:rPr/>
      </w:pPr>
      <w:r w:rsidDel="00000000" w:rsidR="00000000" w:rsidRPr="00000000">
        <w:rPr>
          <w:rtl w:val="0"/>
        </w:rPr>
        <w:t xml:space="preserve">Visual Studio Code</w:t>
      </w:r>
    </w:p>
    <w:p w:rsidR="00000000" w:rsidDel="00000000" w:rsidP="00000000" w:rsidRDefault="00000000" w:rsidRPr="00000000" w14:paraId="00000011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right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Thanks to this guide which this is heavily based on:</w:t>
        <w:br w:type="textWrapping"/>
      </w:r>
      <w:hyperlink r:id="rId6">
        <w:r w:rsidDel="00000000" w:rsidR="00000000" w:rsidRPr="00000000">
          <w:rPr>
            <w:color w:val="0000ff"/>
            <w:u w:val="single"/>
            <w:rtl w:val="0"/>
          </w:rPr>
          <w:t xml:space="preserve">https://freo.me/do-node-graphql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3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5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let’s install MongoDB client tools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 install mongodb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-clients mongo-tools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Now let’s run mongodb in a container: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run -p 27017:27017 mongo</w:t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it works</w:t>
      </w:r>
      <w:ins w:author="T Seabrook" w:id="0" w:date="2021-04-12T08:18:57Z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 in a new </w:t>
        </w:r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terminal instance</w:t>
        </w:r>
      </w:ins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4247029" cy="180498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7029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Please note that we haven’t set up any security for the database. This is not a good thing. Don’t do this in production :-)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to leave the mongo client command prompt.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Clone my simple sample repository: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ff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~</w:t>
        <w:br w:type="textWrapping"/>
        <w:t xml:space="preserve">git clone </w:t>
      </w:r>
      <w:hyperlink r:id="rId8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https://github.com/pzfreo/graphql-example.git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graphql-example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some data into Mongo: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mongoimport -d test -c bios bios.json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this data: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https://docs.mongodb.com/manual/reference/bios-example-collection/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look using the mongo client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  <w:br w:type="textWrapping"/>
        <w:br w:type="textWrapping"/>
        <w:t xml:space="preserve">&gt; use test</w:t>
        <w:br w:type="textWrapping"/>
        <w:t xml:space="preserve">﻿switched to db test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﻿db.bios.find({})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 "_id" : 4, "name" : { "first" : "Kristen", "last" : "Nygaard" }, "birth" : ISODate("1926-08-27T04:00:00Z"), "death" : ISODate("2002-08-10T04:00:00Z"), "contribs" : [ "OOP", "Simula" ], "awards" : [ { "award" : "Rosing Prize", "year" : 1999, "by" : "Norwegian Data Association" }, { "award" : "Turing Award", "year" : 2001, "by" : "ACM" }, { "award" : "IEEE John von Neumann Medal", "year" : 2001, "by" : "IEEE" } ] }</w:t>
      </w:r>
    </w:p>
    <w:p w:rsidR="00000000" w:rsidDel="00000000" w:rsidP="00000000" w:rsidRDefault="00000000" w:rsidRPr="00000000" w14:paraId="00000027">
      <w:pPr>
        <w:ind w:right="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Exit the mongo client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a look at our app: </w:t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code index.js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</w:t>
      </w:r>
      <w:r w:rsidDel="00000000" w:rsidR="00000000" w:rsidRPr="00000000">
        <w:rPr>
          <w:rtl w:val="0"/>
        </w:rPr>
        <w:t xml:space="preserve">he first part imports and sets up the connection to the Mongo database.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21"/>
          <w:szCs w:val="21"/>
        </w:rPr>
        <w:drawing>
          <wp:inline distB="114300" distT="114300" distL="114300" distR="114300">
            <wp:extent cx="5081588" cy="774252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774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Next is the definition of the GraphQL schema.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18"/>
          <w:szCs w:val="18"/>
        </w:rPr>
        <w:drawing>
          <wp:inline distB="114300" distT="114300" distL="114300" distR="114300">
            <wp:extent cx="4701560" cy="5715967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1560" cy="5715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next interesting part is: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Fonts w:ascii="Menlo" w:cs="Menlo" w:eastAsia="Menlo" w:hAnsi="Menlo"/>
          <w:sz w:val="21"/>
          <w:szCs w:val="21"/>
        </w:rPr>
        <w:drawing>
          <wp:inline distB="114300" distT="114300" distL="114300" distR="114300">
            <wp:extent cx="4607557" cy="1304795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7557" cy="1304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defines what queries do when called. </w:t>
        <w:br w:type="textWrapping"/>
        <w:br w:type="textWrapping"/>
        <w:t xml:space="preserve">For example, 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when you do a GraphQL query “bios” 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will do a mongodb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0"/>
          <w:szCs w:val="20"/>
          <w:rtl w:val="0"/>
        </w:rPr>
        <w:t xml:space="preserve">db.collection(‘bios’).find().toArray()</w:t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6">
      <w:pPr>
        <w:shd w:fill="ffffff" w:val="clear"/>
        <w:ind w:left="720" w:right="0" w:firstLine="0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The rest of the file is basically “boilerplate” and would be almost the same in any other example using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express-graphql to implement graphql.</w:t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</w:rPr>
        <w:drawing>
          <wp:inline distB="114300" distT="114300" distL="114300" distR="114300">
            <wp:extent cx="4645475" cy="1548492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5475" cy="1548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One interesting thing to note is the enabling of </w:t>
      </w:r>
      <w:r w:rsidDel="00000000" w:rsidR="00000000" w:rsidRPr="00000000">
        <w:rPr>
          <w:rFonts w:ascii="Cambria" w:cs="Cambria" w:eastAsia="Cambria" w:hAnsi="Cambria"/>
          <w:i w:val="1"/>
          <w:color w:val="000000"/>
          <w:rtl w:val="0"/>
        </w:rPr>
        <w:t xml:space="preserve">GraphiQL:</w:t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8">
      <w:pPr>
        <w:shd w:fill="ffffff" w:val="clear"/>
        <w:ind w:left="720" w:right="0" w:firstLine="0"/>
        <w:rPr>
          <w:rFonts w:ascii="Source Code Pro" w:cs="Source Code Pro" w:eastAsia="Source Code Pro" w:hAnsi="Source Code Pro"/>
          <w:color w:val="00000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001080"/>
          <w:sz w:val="21"/>
          <w:szCs w:val="21"/>
          <w:rtl w:val="0"/>
        </w:rPr>
        <w:t xml:space="preserve">   graphiql:</w:t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0000ff"/>
          <w:sz w:val="21"/>
          <w:szCs w:val="21"/>
          <w:rtl w:val="0"/>
        </w:rPr>
        <w:t xml:space="preserve">true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This is super cool and we’ll see it in a minute.</w:t>
      </w:r>
      <w:r w:rsidDel="00000000" w:rsidR="00000000" w:rsidRPr="00000000">
        <w:rPr>
          <w:sz w:val="22"/>
          <w:szCs w:val="22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 the server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 node index.js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Apple Color Emoji" w:cs="Apple Color Emoji" w:eastAsia="Apple Color Emoji" w:hAnsi="Apple Color Emoj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🚀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Server ready at </w:t>
      </w:r>
      <w:hyperlink r:id="rId14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t xml:space="preserve">You may see a warning: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  <w:t xml:space="preserve">node:4087) [MONGODB DRIVER] Warning: Current Server Discovery and Monitoring engine is deprecated, and will be removed in a future version. To use the new Server Discover and Monitoring engine, pass option { useUnifiedTopology: true } to the MongoClient constructor.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1"/>
          <w:szCs w:val="21"/>
          <w:rtl w:val="0"/>
        </w:rPr>
        <w:t xml:space="preserve">Ignore this!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bookmarkStart w:colFirst="0" w:colLast="0" w:name="_tg8fjilwhoou" w:id="1"/>
      <w:bookmarkEnd w:id="1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a new terminal window try: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﻿http localhost:4000/graphql query='{ bios { name { first }}}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HTTP/1.1 200 OK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Connection: keep-alive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Content-Length: 298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Content-Type: application/json; charset=utf-8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Date: Wed, 27 Nov 2019 08:56:09 GMT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ETag: W/"12a-aMvPeBKQdQnnT/UJvxWxZ4tD9Pc"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X-Powered-By: Express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"data": {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"bios": [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"Kristen"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"Ole-Johan"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…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browse to </w:t>
      </w:r>
      <w:hyperlink r:id="rId15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the GraphiQL interface (pronounced “graphical”).</w:t>
        <w:br w:type="textWrapping"/>
        <w:br w:type="textWrapping"/>
        <w:t xml:space="preserve">You should see something like: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781050</wp:posOffset>
            </wp:positionV>
            <wp:extent cx="5029067" cy="2728031"/>
            <wp:effectExtent b="0" l="0" r="0" t="0"/>
            <wp:wrapTopAndBottom distB="0" dist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067" cy="27280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read of the commented out help. </w:t>
        <w:br w:type="textWrapping"/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Below the comments start typing: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bi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auto-completion kick in: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889000" cy="8509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name to the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914400" cy="3683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the Play button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9400" cy="2540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Ctrl-Enter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GraphiQL will add first / last into the query to make it into a valid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244600" cy="7112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the query response like this: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455295</wp:posOffset>
            </wp:positionH>
            <wp:positionV relativeFrom="paragraph">
              <wp:posOffset>217170</wp:posOffset>
            </wp:positionV>
            <wp:extent cx="2794000" cy="3683000"/>
            <wp:effectExtent b="0" l="0" r="0" t="0"/>
            <wp:wrapTopAndBottom distB="0" dist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68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﻿If we look at the schema (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in index.js) </w:t>
      </w: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again, you should see this part: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﻿type Query {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bios: [Bio]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bio(id: Int): Bio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this is the corresponding code:</w:t>
        <w:br w:type="textWrapping"/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bios: (args, context) =&gt;context().then(db =&gt;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db.collection('bios').find().toArray()),</w:t>
      </w:r>
    </w:p>
    <w:p w:rsidR="00000000" w:rsidDel="00000000" w:rsidP="00000000" w:rsidRDefault="00000000" w:rsidRPr="00000000" w14:paraId="00000068">
      <w:pPr>
        <w:ind w:right="0" w:firstLine="72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bio: (args, context) =&gt;context().then(db =&gt;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db.collection('bios').findOne({ _id: args.id })),</w:t>
      </w:r>
    </w:p>
    <w:p w:rsidR="00000000" w:rsidDel="00000000" w:rsidP="00000000" w:rsidRDefault="00000000" w:rsidRPr="00000000" w14:paraId="0000006A">
      <w:pPr>
        <w:ind w:left="720" w:right="0" w:firstLine="0"/>
        <w:rPr/>
      </w:pPr>
      <w:r w:rsidDel="00000000" w:rsidR="00000000" w:rsidRPr="00000000">
        <w:rPr>
          <w:rtl w:val="0"/>
        </w:rPr>
        <w:br w:type="textWrapping"/>
        <w:t xml:space="preserve">What this means, is that the “bios” query has no parameters and pulls back all the records from the collection (find()), while the “bio” query has a single parameter (id) and queries the collection to findOne with that id.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find one method:</w:t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{ bio(id:1) {</w:t>
      </w:r>
    </w:p>
    <w:p w:rsidR="00000000" w:rsidDel="00000000" w:rsidP="00000000" w:rsidRDefault="00000000" w:rsidRPr="00000000" w14:paraId="0000006D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name {</w:t>
      </w:r>
    </w:p>
    <w:p w:rsidR="00000000" w:rsidDel="00000000" w:rsidP="00000000" w:rsidRDefault="00000000" w:rsidRPr="00000000" w14:paraId="0000006E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first</w:t>
      </w:r>
    </w:p>
    <w:p w:rsidR="00000000" w:rsidDel="00000000" w:rsidP="00000000" w:rsidRDefault="00000000" w:rsidRPr="00000000" w14:paraId="0000006F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last</w:t>
      </w:r>
    </w:p>
    <w:p w:rsidR="00000000" w:rsidDel="00000000" w:rsidP="00000000" w:rsidRDefault="00000000" w:rsidRPr="00000000" w14:paraId="00000070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71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}}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112595" cy="2275335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2595" cy="2275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Updates in GraphQL are called mutations.</w:t>
        <w:br w:type="textWrapping"/>
      </w:r>
    </w:p>
    <w:p w:rsidR="00000000" w:rsidDel="00000000" w:rsidP="00000000" w:rsidRDefault="00000000" w:rsidRPr="00000000" w14:paraId="00000078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Here is the part of the schema that lets us do an update:</w:t>
        <w:br w:type="textWrapping"/>
      </w:r>
      <w:r w:rsidDel="00000000" w:rsidR="00000000" w:rsidRPr="00000000">
        <w:rPr>
          <w:rFonts w:ascii="Menlo" w:cs="Menlo" w:eastAsia="Menlo" w:hAnsi="Menlo"/>
          <w:color w:val="a31515"/>
          <w:sz w:val="21"/>
          <w:szCs w:val="21"/>
        </w:rPr>
        <w:drawing>
          <wp:inline distB="114300" distT="114300" distL="114300" distR="114300">
            <wp:extent cx="2685210" cy="2848942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210" cy="2848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ind w:left="720" w:right="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And here is the code that is called when you do a mutation:</w:t>
        <w:br w:type="textWrapping"/>
      </w:r>
      <w:r w:rsidDel="00000000" w:rsidR="00000000" w:rsidRPr="00000000">
        <w:rPr>
          <w:rFonts w:ascii="Menlo" w:cs="Menlo" w:eastAsia="Menlo" w:hAnsi="Menlo"/>
          <w:color w:val="795e26"/>
          <w:sz w:val="21"/>
          <w:szCs w:val="21"/>
        </w:rPr>
        <w:drawing>
          <wp:inline distB="114300" distT="114300" distL="114300" distR="114300">
            <wp:extent cx="4452938" cy="134330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1343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adding some data into the database: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mutation {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addBio(input: { name: { first: "John", last: "Smith" } }) 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 name { first, last } } </w:t>
      </w:r>
    </w:p>
    <w:p w:rsidR="00000000" w:rsidDel="00000000" w:rsidP="00000000" w:rsidRDefault="00000000" w:rsidRPr="00000000" w14:paraId="0000007D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E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Rerun the “bios” query and you will now see John Smith in the list</w:t>
        <w:br w:type="textWrapping"/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Re-run the update and new query from HTTPie (i.e. not using GraphiQL)</w:t>
        <w:br w:type="textWrapping"/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Is GraphQL “restful”? What reasons do you have for saying yes or no?</w:t>
      </w:r>
    </w:p>
    <w:p w:rsidR="00000000" w:rsidDel="00000000" w:rsidP="00000000" w:rsidRDefault="00000000" w:rsidRPr="00000000" w14:paraId="00000082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360" w:right="0" w:firstLine="0"/>
        <w:rPr/>
      </w:pPr>
      <w:r w:rsidDel="00000000" w:rsidR="00000000" w:rsidRPr="00000000">
        <w:rPr>
          <w:rtl w:val="0"/>
        </w:rPr>
        <w:t xml:space="preserve">If you aren’t doing extensions you can remove the docker instance running Mongo and stop the node.js server.</w:t>
      </w:r>
    </w:p>
    <w:p w:rsidR="00000000" w:rsidDel="00000000" w:rsidP="00000000" w:rsidRDefault="00000000" w:rsidRPr="00000000" w14:paraId="00000085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That’s all for a basic intro to GraphQL</w:t>
      </w:r>
    </w:p>
    <w:p w:rsidR="00000000" w:rsidDel="00000000" w:rsidP="00000000" w:rsidRDefault="00000000" w:rsidRPr="00000000" w14:paraId="00000086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360" w:righ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Extensions:</w:t>
      </w:r>
    </w:p>
    <w:p w:rsidR="00000000" w:rsidDel="00000000" w:rsidP="00000000" w:rsidRDefault="00000000" w:rsidRPr="00000000" w14:paraId="00000088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Add a query to search by first name and return all the records with that first name.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If you have done the API management lab, add your GraphQL API as a managed API</w:t>
        <w:br w:type="textWrapping"/>
        <w:t xml:space="preserve">(you will need to create the schema as a separate file)</w:t>
        <w:br w:type="textWrapping"/>
        <w:br w:type="textWrapping"/>
        <w:t xml:space="preserve">Docs are here:</w:t>
        <w:br w:type="textWrapping"/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https://apim.docs.wso2.com/en/latest/learn/design-api/create-api/create-a-graphql-api/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(Harder!) </w:t>
        <w:br w:type="textWrapping"/>
      </w:r>
      <w:r w:rsidDel="00000000" w:rsidR="00000000" w:rsidRPr="00000000">
        <w:rPr>
          <w:rtl w:val="0"/>
        </w:rPr>
        <w:t xml:space="preserve">Create an Order service that has a similar schema to our RESTful service but uses GraphQL instead.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headerReference r:id="rId28" w:type="even"/>
      <w:footerReference r:id="rId29" w:type="default"/>
      <w:footerReference r:id="rId30" w:type="first"/>
      <w:footerReference r:id="rId31" w:type="even"/>
      <w:pgSz w:h="16840" w:w="11900" w:orient="portrait"/>
      <w:pgMar w:bottom="1440" w:top="1440" w:left="1800" w:right="111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mbria"/>
  <w:font w:name="Calibri"/>
  <w:font w:name="Arial Unicode M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nlo"/>
  <w:font w:name="BlairMdITC TT-Medium"/>
  <w:font w:name="Apple Color Emoj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9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-567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3.png"/><Relationship Id="rId21" Type="http://schemas.openxmlformats.org/officeDocument/2006/relationships/image" Target="media/image15.png"/><Relationship Id="rId24" Type="http://schemas.openxmlformats.org/officeDocument/2006/relationships/image" Target="media/image7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ongodb.com/manual/reference/bios-example-collection/" TargetMode="External"/><Relationship Id="rId26" Type="http://schemas.openxmlformats.org/officeDocument/2006/relationships/header" Target="header1.xml"/><Relationship Id="rId25" Type="http://schemas.openxmlformats.org/officeDocument/2006/relationships/hyperlink" Target="https://apim.docs.wso2.com/en/latest/learn/design-api/create-api/create-a-graphql-api/" TargetMode="External"/><Relationship Id="rId28" Type="http://schemas.openxmlformats.org/officeDocument/2006/relationships/header" Target="header2.xml"/><Relationship Id="rId27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hyperlink" Target="https://freo.me/do-node-graphql" TargetMode="External"/><Relationship Id="rId29" Type="http://schemas.openxmlformats.org/officeDocument/2006/relationships/footer" Target="footer3.xml"/><Relationship Id="rId7" Type="http://schemas.openxmlformats.org/officeDocument/2006/relationships/image" Target="media/image4.png"/><Relationship Id="rId8" Type="http://schemas.openxmlformats.org/officeDocument/2006/relationships/hyperlink" Target="https://github.com/pzfreo/graphql-example.git" TargetMode="External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1.png"/><Relationship Id="rId10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14.png"/><Relationship Id="rId15" Type="http://schemas.openxmlformats.org/officeDocument/2006/relationships/hyperlink" Target="http://localhost:4000/graphql" TargetMode="External"/><Relationship Id="rId14" Type="http://schemas.openxmlformats.org/officeDocument/2006/relationships/hyperlink" Target="http://localhost:4000/graphql" TargetMode="External"/><Relationship Id="rId17" Type="http://schemas.openxmlformats.org/officeDocument/2006/relationships/image" Target="media/image8.png"/><Relationship Id="rId16" Type="http://schemas.openxmlformats.org/officeDocument/2006/relationships/image" Target="media/image12.png"/><Relationship Id="rId19" Type="http://schemas.openxmlformats.org/officeDocument/2006/relationships/image" Target="media/image3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